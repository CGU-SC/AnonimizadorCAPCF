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p="http://schemas.openxmlformats.org/drawingml/2006/wordprocessingDrawing">
  <w:body>
    <w:p>
      <w:pPr>
        <w:pStyle w:val="Ttulo"/>
      </w:pPr>
      <w:r>
        <w:t xml:space="preserve">Relatório de execução</w:t>
      </w:r>
    </w:p>
    <w:p>
      <w:r>
        <w:t xml:space="preserve">Projeto Exemplo de Extensão — termo de outorga nº 4521/2026.</w:t>
      </w:r>
    </w:p>
    <w:p>
      <w:pPr>
        <w:pStyle w:val="Ttulo1"/>
      </w:pPr>
      <w:r>
        <w:t xml:space="preserve">Identificação</w:t>
      </w:r>
    </w:p>
    <w:p>
      <w:r>
        <w:t xml:space="preserve">Coordenadora: Ana Suposta Lima, CPF 111.111.111-11.</w:t>
      </w:r>
      <w:r>
        <w:footnoteReference w:id="1"/>
      </w:r>
    </w:p>
    <w:p>
      <w:r>
        <w:t xml:space="preserve">Vice-coordenador: Davi Hipotético, CPF </w:t>
      </w:r>
      <w:r>
        <w:rPr>
          <w:b/>
        </w:rPr>
        <w:t xml:space="preserve">222.222</w:t>
      </w:r>
      <w:r>
        <w:t xml:space="preserve">.222</w:t>
      </w:r>
      <w:r>
        <w:t xml:space="preserve">-22</w:t>
      </w:r>
      <w:r>
        <w:t xml:space="preserve">.</w:t>
      </w:r>
    </w:p>
    <w:p>
      <w:pPr>
        <w:pStyle w:val="Ttulo2"/>
      </w:pPr>
      <w:r>
        <w:t xml:space="preserve">Bolsistas</w:t>
      </w:r>
    </w:p>
    <w:p>
      <w:pPr>
        <w:numPr>
          <w:ilvl w:val="0"/>
          <w:numId w:val="1"/>
        </w:numPr>
      </w:pPr>
      <w:r>
        <w:t xml:space="preserve">Ivo Fictício, CPF 333.333.333-33</w:t>
      </w:r>
    </w:p>
    <w:p>
      <w:pPr>
        <w:numPr>
          <w:ilvl w:val="1"/>
          <w:numId w:val="1"/>
        </w:numPr>
      </w:pPr>
      <w:r>
        <w:t xml:space="preserve">bolsa de extensão, 12 parcelas</w:t>
      </w:r>
    </w:p>
    <w:p>
      <w:pPr>
        <w:numPr>
          <w:ilvl w:val="0"/>
          <w:numId w:val="1"/>
        </w:numPr>
      </w:pPr>
      <w:r>
        <w:t xml:space="preserve">Otávio Suposto, CPF 444.444.444-44</w:t>
      </w:r>
    </w:p>
    <w:tbl>
      <w:tr>
        <w:tc>
          <w:p>
            <w:r>
              <w:t xml:space="preserve">Bolsista</w:t>
            </w:r>
          </w:p>
        </w:tc>
        <w:tc>
          <w:p>
            <w:r>
              <w:t xml:space="preserve">CPF</w:t>
            </w:r>
          </w:p>
        </w:tc>
        <w:tc>
          <w:p>
            <w:r>
              <w:t xml:space="preserve">Valor</w:t>
            </w:r>
          </w:p>
        </w:tc>
      </w:tr>
      <w:tr>
        <w:tc>
          <w:p>
            <w:r>
              <w:t xml:space="preserve">Ana Suposta Lima</w:t>
            </w:r>
          </w:p>
        </w:tc>
        <w:tc>
          <w:p>
            <w:r>
              <w:t xml:space="preserve">111.111.111-11</w:t>
            </w:r>
          </w:p>
        </w:tc>
        <w:tc>
          <w:p>
            <w:r>
              <w:t xml:space="preserve">R$ 1.500,00</w:t>
            </w:r>
          </w:p>
        </w:tc>
      </w:tr>
      <w:tr>
        <w:tc>
          <w:p>
            <w:r>
              <w:t xml:space="preserve">Ivo Fictício</w:t>
            </w:r>
          </w:p>
        </w:tc>
        <w:tc>
          <w:p>
            <w:r>
              <w:t xml:space="preserve">0000000000</w:t>
            </w:r>
          </w:p>
        </w:tc>
        <w:tc>
          <w:p>
            <w:r>
              <w:t xml:space="preserve">R$ 900,00</w:t>
            </w:r>
          </w:p>
        </w:tc>
      </w:tr>
      <w:tr>
        <w:tc>
          <w:p>
            <w:r>
              <w:t xml:space="preserve">Otávio Suposto</w:t>
            </w:r>
          </w:p>
          <w:p>
            <w:r>
              <w:t xml:space="preserve">(bolsa encerrada em agosto)</w:t>
            </w:r>
          </w:p>
        </w:tc>
        <w:tc>
          <w:p>
            <w:r>
              <w:t xml:space="preserve">444.444.444-44</w:t>
            </w:r>
          </w:p>
        </w:tc>
        <w:tc>
          <w:p>
            <w:r>
              <w:t xml:space="preserve">R$ 0,00</w:t>
            </w:r>
          </w:p>
        </w:tc>
      </w:tr>
      <w:tr>
        <w:tc>
          <w:tcPr>
            <w:gridSpan w:val="2"/>
          </w:tcPr>
          <w:p>
            <w:r>
              <w:t xml:space="preserve">Total pago</w:t>
            </w:r>
          </w:p>
        </w:tc>
        <w:tc>
          <w:p>
            <w:r>
              <w:t xml:space="preserve">R$ 2.400,00</w:t>
            </w:r>
          </w:p>
        </w:tc>
      </w:tr>
      <w:tr>
        <w:trPr>
          <w:del w:id="20" w:author="Revisora Exemplo" w:date="2026-09-30T00:00:00Z"/>
        </w:trPr>
        <w:tc>
          <w:p>
            <w:del w:id="21" w:author="Revisora Exemplo" w:date="2026-09-30T00:00:00Z">
              <w:r>
                <w:delText xml:space="preserve">Caio Removido</w:delText>
              </w:r>
            </w:del>
          </w:p>
        </w:tc>
        <w:tc>
          <w:p>
            <w:del w:id="22" w:author="Revisora Exemplo" w:date="2026-09-30T00:00:00Z">
              <w:r>
                <w:delText xml:space="preserve">555.555.555-55</w:delText>
              </w:r>
            </w:del>
          </w:p>
        </w:tc>
        <w:tc>
          <w:p>
            <w:del w:id="23" w:author="Revisora Exemplo" w:date="2026-09-30T00:00:00Z">
              <w:r>
                <w:delText xml:space="preserve">R$ 300,00</w:delText>
              </w:r>
            </w:del>
          </w:p>
        </w:tc>
      </w:tr>
    </w:tbl>
    <w:p>
      <w:pPr>
        <w:pStyle w:val="Ttulo2"/>
      </w:pPr>
      <w:r>
        <w:t xml:space="preserve">Análise</w:t>
      </w:r>
    </w:p>
    <w:p>
      <w:r>
        <w:t xml:space="preserve">Parecer: aprovado.</w:t>
      </w:r>
      <w:r>
        <w:commentReference w:id="0"/>
      </w:r>
    </w:p>
    <w:p>
      <w:r>
        <w:t xml:space="preserve">Pagamentos conferidos.</w:t>
      </w:r>
      <w:r>
        <w:commentReference w:id="1"/>
      </w:r>
      <w:r>
        <w:rPr>
          <w:vanish/>
        </w:rPr>
        <w:t xml:space="preserve"> Conferidos contra a ficha do CPF 999.999.999-99.</w:t>
      </w:r>
    </w:p>
    <w:p>
      <w:r>
        <w:t xml:space="preserve">Bolsista incluída na revisão: </w:t>
      </w:r>
      <w:ins w:id="10" w:author="Revisora Exemplo" w:date="2026-09-30T00:00:00Z">
        <w:r>
          <w:t xml:space="preserve">Beatriz Inventada, CPF 111.111.111-11</w:t>
        </w:r>
      </w:ins>
      <w:del w:id="11" w:author="Revisora Exemplo" w:date="2026-09-30T00:00:00Z">
        <w:r>
          <w:delText xml:space="preserve">Caio Removido, CPF 555.555.555-55</w:delText>
        </w:r>
      </w:del>
      <w:r>
        <w:t xml:space="preserve">.</w:t>
      </w:r>
    </w:p>
    <w:p>
      <w:r>
        <w:t xml:space="preserve">Ficha completa no </w:t>
      </w:r>
      <w:hyperlink r:id="rId8">
        <w:r>
          <w:t xml:space="preserve">sistema de bolsas</w:t>
        </w:r>
      </w:hyperlink>
      <w:r>
        <w:t xml:space="preserve">.</w:t>
      </w:r>
    </w:p>
    <w:p>
      <w:pPr>
        <w:pStyle w:val="Ttulo2"/>
      </w:pPr>
      <w:r>
        <w:t xml:space="preserve">Plano de trabalho</w:t>
      </w:r>
    </w:p>
    <w:tbl>
      <w:tr>
        <w:tc>
          <w:p>
            <w:r>
              <w:t xml:space="preserve">Projeto</w:t>
            </w:r>
          </w:p>
        </w:tc>
        <w:tc>
          <w:p>
            <w:r>
              <w:t xml:space="preserve">Atividade</w:t>
            </w:r>
          </w:p>
        </w:tc>
        <w:tc>
          <w:p>
            <w:r>
              <w:t xml:space="preserve">Responsáveis</w:t>
            </w:r>
          </w:p>
        </w:tc>
      </w:tr>
      <w:tr>
        <w:tc>
          <w:tcPr>
            <w:vMerge w:val="restart"/>
          </w:tcPr>
          <w:p>
            <w:r>
              <w:t xml:space="preserve">Projeto Exemplo</w:t>
            </w:r>
          </w:p>
        </w:tc>
        <w:tc>
          <w:p>
            <w:r>
              <w:t xml:space="preserve">Oficinas | rodas de conversa</w:t>
            </w:r>
          </w:p>
        </w:tc>
        <w:tc>
          <w:tbl>
            <w:tr>
              <w:tc>
                <w:p>
                  <w:r>
                    <w:t xml:space="preserve">Ana Suposta Lima</w:t>
                  </w:r>
                </w:p>
              </w:tc>
              <w:tc>
                <w:p>
                  <w:r>
                    <w:t xml:space="preserve">Davi Hipotético, CPF 222.222.222-22</w:t>
                  </w:r>
                </w:p>
              </w:tc>
            </w:tr>
          </w:tbl>
        </w:tc>
      </w:tr>
      <w:tr>
        <w:tc>
          <w:tcPr>
            <w:vMerge w:val="continue"/>
          </w:tcPr>
          <w:p/>
        </w:tc>
        <w:tc>
          <w:p>
            <w:r>
              <w:t xml:space="preserve">Relatório final</w:t>
            </w:r>
          </w:p>
        </w:tc>
        <w:tc>
          <w:p>
            <w:r>
              <w:t xml:space="preserve">Ana Suposta Lima</w:t>
            </w:r>
          </w:p>
        </w:tc>
      </w:tr>
    </w:tbl>
    <w:p>
      <w:r>
        <w:t xml:space="preserve">Observação da coordenação:</w:t>
      </w:r>
      <w:r>
        <w:pict>
          <v:shape style="width:260pt;height:40pt" type="#_x0000_t202">
            <v:textbox>
              <w:txbxContent>
                <w:p>
                  <w:r>
                    <w:t xml:space="preserve">Pagamento ao bolsista Ivo Fictício confirmado; conta do CPF 777.777.777-77.</w:t>
                  </w:r>
                </w:p>
              </w:txbxContent>
            </v:textbox>
          </v:shape>
        </w:pict>
      </w:r>
    </w:p>
    <w:p>
      <w:pPr>
        <w:sectPr>
          <w:headerReference w:type="default" r:id="rId3"/>
          <w:footerReference w:type="default" r:id="rId5"/>
        </w:sectPr>
      </w:pPr>
    </w:p>
    <w:p>
      <w:pPr>
        <w:pStyle w:val="Destaque"/>
      </w:pPr>
      <w:r>
        <w:t xml:space="preserve">Prestação de contas</w:t>
      </w:r>
    </w:p>
    <w:p>
      <w:r>
        <w:rPr>
          <w:b/>
        </w:rPr>
        <w:t xml:space="preserve">Saldo devolvido à conta do projeto.</w:t>
      </w:r>
      <w:r>
        <w:endnoteReference w:id="1"/>
      </w:r>
    </w:p>
    <w:p/>
    <w:p>
      <w:r>
        <w:t xml:space="preserve">Florianópolis, 30 de setembro de 2026.</w:t>
      </w:r>
    </w:p>
    <w:p>
      <w:r>
        <w:drawing>
          <wp:inline distT="0" distB="0" distL="0" distR="0">
            <wp:extent cx="914400" cy="914400"/>
            <wp:docPr id="1" name="Imagem 1" descr="Assinatura da coordenadora, CPF 111.111.111-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4"/>
      <w:footerReference w:type="default" r:id="rId5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v="urn:schemas-microsoft-com:vml" xmlns:wp="http://schemas.openxmlformats.org/drawingml/2006/wordprocessingDrawing">
  <w:comment w:id="0" w:author="Revisora Exemplo">
    <w:p>
      <w:r>
        <w:t xml:space="preserve">Conferir o termo de outorga.</w:t>
      </w:r>
    </w:p>
  </w:comment>
  <w:comment w:id="1" w:author="Revisora Exemplo">
    <w:p>
      <w:r>
        <w:t xml:space="preserve">Ver a ficha do CPF 888.888.888-88.</w:t>
      </w:r>
    </w:p>
  </w:comment>
</w:comments>
</file>

<file path=word/endnotes.xml><?xml version="1.0" encoding="utf-8"?>
<w:endnotes xmlns:w="http://schemas.openxmlformats.org/wordprocessingml/2006/main" xmlns:r="http://schemas.openxmlformats.org/officeDocument/2006/relationships" xmlns:v="urn:schemas-microsoft-com:vml" xmlns:wp="http://schemas.openxmlformats.org/drawingml/2006/wordprocessingDrawing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endnoteRef/>
      </w:r>
      <w:r>
        <w:t xml:space="preserve"> Valores conferidos pela coordenação do projeto.</w:t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p="http://schemas.openxmlformats.org/drawingml/2006/wordprocessingDrawing">
  <w:p>
    <w:r>
      <w:t xml:space="preserve">Relatório de execução — documento de exemplo, inventado — Página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de 3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p="http://schemas.openxmlformats.org/drawingml/2006/wordprocessingDrawing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Conforme o plano de trabalho aprovado; bolsista substituto, CPF 666.666.666-66.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p="http://schemas.openxmlformats.org/drawingml/2006/wordprocessingDrawing">
  <w:p>
    <w:r>
      <w:t xml:space="preserve">FUNDAÇÃO EXEMPLO DE APOIO — Processo 23000.000000/2026-00</w:t>
    </w:r>
  </w:p>
</w:hdr>
</file>

<file path=word/header2.xml><?xml version="1.0" encoding="utf-8"?>
<w:hdr xmlns:w="http://schemas.openxmlformats.org/wordprocessingml/2006/main" xmlns:r="http://schemas.openxmlformats.org/officeDocument/2006/relationships" xmlns:v="urn:schemas-microsoft-com:vml" xmlns:wp="http://schemas.openxmlformats.org/drawingml/2006/wordprocessingDrawing">
  <w:p>
    <w:r>
      <w:t xml:space="preserve">ANEXO — Comprovantes de pagamento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v="urn:schemas-microsoft-com:vml" xmlns:wp="http://schemas.openxmlformats.org/drawingml/2006/wordprocessingDrawing">
  <w:abstractNum w:abstractNumId="0">
    <w:lvl w:ilvl="0">
      <w:numFmt w:val="bullet"/>
      <w:lvlText w:val="•"/>
    </w:lvl>
    <w:lvl w:ilvl="1">
      <w:numFmt w:val="bullet"/>
      <w:lvlText w:val="o"/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 xmlns:v="urn:schemas-microsoft-com:vml" xmlns:wp="http://schemas.openxmlformats.org/drawingml/2006/wordprocessingDrawing">
  <w:style w:type="paragraph" w:default="1" w:styleId="Normal">
    <w:name w:val="Normal"/>
  </w:style>
  <w:style w:type="paragraph" w:styleId="Ttulo">
    <w:name w:val="Title"/>
    <w:basedOn w:val="Normal"/>
  </w:style>
  <w:style w:type="paragraph" w:styleId="Ttulo1">
    <w:name w:val="heading 1"/>
    <w:basedOn w:val="Normal"/>
  </w:style>
  <w:style w:type="paragraph" w:styleId="Ttulo2">
    <w:name w:val="heading 2"/>
    <w:basedOn w:val="Normal"/>
  </w:style>
  <w:style w:type="paragraph" w:styleId="Destaque">
    <w:name w:val="Destaque da fundacao"/>
    <w:basedOn w:val="Ttulo2"/>
  </w:style>
  <w:style w:type="paragraph" w:styleId="PargrafodaLista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header" Target="header1.xml"/>
<Relationship Id="rId4" Type="http://schemas.openxmlformats.org/officeDocument/2006/relationships/header" Target="header2.xml"/>
<Relationship Id="rId5" Type="http://schemas.openxmlformats.org/officeDocument/2006/relationships/footer" Target="footer1.xml"/>
<Relationship Id="rId6" Type="http://schemas.openxmlformats.org/officeDocument/2006/relationships/footnotes" Target="footnotes.xml"/>
<Relationship Id="rId7" Type="http://schemas.openxmlformats.org/officeDocument/2006/relationships/endnotes" Target="endnotes.xml"/>
<Relationship Id="rId8" Type="http://schemas.openxmlformats.org/officeDocument/2006/relationships/hyperlink" Target="https://bolsas.exemplo.invalid/ficha?cpf=11111111111" TargetMode="External"/>
<Relationship Id="rId9" Type="http://schemas.openxmlformats.org/officeDocument/2006/relationships/comments" Target="comments.xml"/>
<Relationship Id="rId10" Type="http://schemas.openxmlformats.org/officeDocument/2006/relationships/image" Target="media/imagem1.png"/>
</Relationships>
</file>